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AT Test Scoring</w:t>
      </w:r>
    </w:p>
    <w:tbl>
      <w:tblPr>
        <w:tblStyle w:val="Table1"/>
        <w:tblW w:w="1063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590"/>
        <w:gridCol w:w="2505"/>
        <w:gridCol w:w="1680"/>
        <w:gridCol w:w="1740"/>
        <w:gridCol w:w="1725"/>
        <w:tblGridChange w:id="0">
          <w:tblGrid>
            <w:gridCol w:w="1395"/>
            <w:gridCol w:w="1590"/>
            <w:gridCol w:w="2505"/>
            <w:gridCol w:w="1680"/>
            <w:gridCol w:w="1740"/>
            <w:gridCol w:w="1725"/>
          </w:tblGrid>
        </w:tblGridChange>
      </w:tblGrid>
      <w:tr>
        <w:trPr>
          <w:cantSplit w:val="0"/>
          <w:tblHeader w:val="1"/>
          <w:trPrChange w:author="Demetris Chasikos" w:id="1" w:date="2025-02-10T12:07:51Z">
            <w:trPr>
              <w:cantSplit w:val="0"/>
              <w:tblHeader w:val="1"/>
            </w:trPr>
          </w:trPrChange>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ind w:lef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AT Component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Asset type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KYC answers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Current Scoring</w:t>
            </w:r>
            <w:ins w:author="Anthoula Natsis" w:id="0" w:date="2026-03-26T09:55:00Z">
              <w:commentRangeStart w:id="0"/>
              <w:r w:rsidDel="00000000" w:rsidR="00000000" w:rsidRPr="00000000">
                <w:rPr>
                  <w:rFonts w:ascii="Calibri" w:cs="Calibri" w:eastAsia="Calibri" w:hAnsi="Calibri"/>
                  <w:b w:val="1"/>
                  <w:bCs w:val="1"/>
                  <w:rtl w:val="0"/>
                </w:rPr>
                <w:t xml:space="preserve"> </w:t>
              </w:r>
            </w:ins>
            <w:commentRangeEnd w:id="0"/>
            <w:r w:rsidDel="00000000" w:rsidR="00000000" w:rsidRPr="00000000">
              <w:commentReference w:id="0"/>
            </w:r>
            <w:r w:rsidDel="00000000" w:rsidR="00000000" w:rsidRPr="00000000">
              <w:rPr>
                <w:rFonts w:ascii="Calibri" w:cs="Calibri" w:eastAsia="Calibri" w:hAnsi="Calibri"/>
                <w:b w:val="1"/>
                <w:bCs w:val="1"/>
                <w:rtl w:val="0"/>
              </w:rPr>
              <w:t xml:space="preserve"> </w:t>
            </w:r>
          </w:p>
        </w:tc>
        <w:tc>
          <w:tcPr>
            <w:shd w:fill="d9ead3" w:val="clear"/>
            <w:tcMar>
              <w:top w:w="100.0" w:type="dxa"/>
              <w:left w:w="100.0" w:type="dxa"/>
              <w:bottom w:w="100.0" w:type="dxa"/>
              <w:right w:w="100.0" w:type="dxa"/>
            </w:tcMar>
            <w:vAlign w:val="top"/>
            <w:tcPrChange w:author="Demetris Chasikos" w:id="1" w:date="2025-02-10T12:07:51Z">
              <w:tcPr>
                <w:shd w:fill="efefef" w:val="clear"/>
                <w:tcMar>
                  <w:top w:w="100.0" w:type="dxa"/>
                  <w:left w:w="100.0" w:type="dxa"/>
                  <w:bottom w:w="100.0" w:type="dxa"/>
                  <w:right w:w="100.0" w:type="dxa"/>
                </w:tcMar>
                <w:vAlign w:val="top"/>
              </w:tcPr>
            </w:tcPrChange>
          </w:tcPr>
          <w:p w:rsidR="00000000" w:rsidDel="00000000" w:rsidP="00000000" w:rsidRDefault="00000000" w:rsidRPr="00000000" w14:paraId="00000006">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Suggested Scoring Version I</w:t>
            </w:r>
          </w:p>
          <w:p w:rsidR="00000000" w:rsidDel="00000000" w:rsidP="00000000" w:rsidRDefault="00000000" w:rsidRPr="00000000" w14:paraId="00000007">
            <w:pPr>
              <w:widowControl w:val="0"/>
              <w:spacing w:line="240" w:lineRule="auto"/>
              <w:jc w:val="center"/>
              <w:rPr>
                <w:rFonts w:ascii="Calibri" w:cs="Calibri" w:eastAsia="Calibri" w:hAnsi="Calibri"/>
                <w:b w:val="1"/>
                <w:bCs w:val="1"/>
              </w:rPr>
            </w:pPr>
            <w:r w:rsidDel="00000000" w:rsidR="00000000" w:rsidRPr="00000000">
              <w:rPr>
                <w:rtl w:val="0"/>
              </w:rPr>
            </w:r>
          </w:p>
        </w:tc>
        <w:tc>
          <w:tcPr>
            <w:shd w:fill="efefef" w:val="clear"/>
            <w:tcMar>
              <w:top w:w="100.0" w:type="dxa"/>
              <w:left w:w="100.0" w:type="dxa"/>
              <w:bottom w:w="100.0" w:type="dxa"/>
              <w:right w:w="100.0" w:type="dxa"/>
            </w:tcMar>
            <w:vAlign w:val="top"/>
            <w:tcPrChange w:author="Demetris Chasikos" w:id="1" w:date="2025-02-10T12:07:51Z">
              <w:tcPr>
                <w:shd w:fill="efefef" w:val="clear"/>
                <w:tcMar>
                  <w:top w:w="100.0" w:type="dxa"/>
                  <w:left w:w="100.0" w:type="dxa"/>
                  <w:bottom w:w="100.0" w:type="dxa"/>
                  <w:right w:w="100.0" w:type="dxa"/>
                </w:tcMar>
                <w:vAlign w:val="top"/>
              </w:tcPr>
            </w:tcPrChange>
          </w:tcPr>
          <w:p w:rsidR="00000000" w:rsidDel="00000000" w:rsidP="00000000" w:rsidRDefault="00000000" w:rsidRPr="00000000" w14:paraId="00000008">
            <w:pPr>
              <w:widowControl w:val="0"/>
              <w:spacing w:line="240" w:lineRule="auto"/>
              <w:jc w:val="center"/>
              <w:rPr>
                <w:rFonts w:ascii="Calibri" w:cs="Calibri" w:eastAsia="Calibri" w:hAnsi="Calibri"/>
                <w:b w:val="1"/>
                <w:bCs w:val="1"/>
                <w:strike w:val="1"/>
              </w:rPr>
            </w:pPr>
            <w:r w:rsidDel="00000000" w:rsidR="00000000" w:rsidRPr="00000000">
              <w:rPr>
                <w:rFonts w:ascii="Calibri" w:cs="Calibri" w:eastAsia="Calibri" w:hAnsi="Calibri"/>
                <w:b w:val="1"/>
                <w:bCs w:val="1"/>
                <w:strike w:val="1"/>
                <w:rtl w:val="0"/>
              </w:rPr>
              <w:t xml:space="preserve">Suggested Scoring Version II</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Trading Experience </w:t>
            </w:r>
            <w:r w:rsidDel="00000000" w:rsidR="00000000" w:rsidRPr="00000000">
              <w:rPr>
                <w:rFonts w:ascii="Calibri" w:cs="Calibri" w:eastAsia="Calibri" w:hAnsi="Calibri"/>
                <w:b w:val="1"/>
                <w:bCs w:val="1"/>
                <w:rtl w:val="0"/>
              </w:rPr>
              <w:t xml:space="preserve">(Frequency)</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Equities </w:t>
            </w:r>
          </w:p>
          <w:p w:rsidR="00000000" w:rsidDel="00000000" w:rsidP="00000000" w:rsidRDefault="00000000" w:rsidRPr="00000000" w14:paraId="0000000B">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(Stocks &amp; ETFs)</w:t>
            </w:r>
          </w:p>
          <w:p w:rsidR="00000000" w:rsidDel="00000000" w:rsidP="00000000" w:rsidRDefault="00000000" w:rsidRPr="00000000" w14:paraId="0000000C">
            <w:pPr>
              <w:widowControl w:val="0"/>
              <w:spacing w:line="240" w:lineRule="auto"/>
              <w:jc w:val="cente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Calibri" w:cs="Calibri" w:eastAsia="Calibri" w:hAnsi="Calibri"/>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I’ve Never Traded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0</w:t>
            </w:r>
          </w:p>
        </w:tc>
      </w:tr>
      <w:tr>
        <w:trPr>
          <w:cantSplit w:val="0"/>
          <w:trHeight w:val="508.5546874999999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Less than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10 to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2</w:t>
            </w:r>
          </w:p>
        </w:tc>
      </w:tr>
      <w:tr>
        <w:trPr>
          <w:cantSplit w:val="0"/>
          <w:trHeight w:val="38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More than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Calibri" w:cs="Calibri" w:eastAsia="Calibri" w:hAnsi="Calibri"/>
                <w:color w:val="ff0000"/>
                <w:highlight w:val="white"/>
              </w:rPr>
            </w:pPr>
            <w:r w:rsidDel="00000000" w:rsidR="00000000" w:rsidRPr="00000000">
              <w:rPr>
                <w:rFonts w:ascii="Calibri" w:cs="Calibri" w:eastAsia="Calibri" w:hAnsi="Calibri"/>
                <w:highlight w:val="white"/>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Crypto Assets</w:t>
            </w:r>
          </w:p>
          <w:p w:rsidR="00000000" w:rsidDel="00000000" w:rsidP="00000000" w:rsidRDefault="00000000" w:rsidRPr="00000000" w14:paraId="00000028">
            <w:pPr>
              <w:widowControl w:val="0"/>
              <w:spacing w:line="240" w:lineRule="auto"/>
              <w:jc w:val="cente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9">
            <w:pPr>
              <w:widowControl w:val="0"/>
              <w:spacing w:line="240" w:lineRule="auto"/>
              <w:jc w:val="cente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A">
            <w:pPr>
              <w:widowControl w:val="0"/>
              <w:spacing w:line="240" w:lineRule="auto"/>
              <w:jc w:val="center"/>
              <w:rPr>
                <w:rFonts w:ascii="Calibri" w:cs="Calibri" w:eastAsia="Calibri" w:hAnsi="Calibri"/>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I’ve Never Traded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Less than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10 to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More than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libri" w:cs="Calibri" w:eastAsia="Calibri" w:hAnsi="Calibri"/>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Leveraged products (CFDs, Futures, Options, Forex, Margin trade &amp; ETF)</w:t>
            </w:r>
          </w:p>
          <w:p w:rsidR="00000000" w:rsidDel="00000000" w:rsidP="00000000" w:rsidRDefault="00000000" w:rsidRPr="00000000" w14:paraId="00000043">
            <w:pPr>
              <w:widowControl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4">
            <w:pPr>
              <w:widowControl w:val="0"/>
              <w:spacing w:line="240" w:lineRule="auto"/>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I’ve Never Traded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Less than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3</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10 to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More than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5</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Trading Experience (Volume)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Invested amount (for CFD/leverage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500$-2000$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3</w:t>
            </w:r>
          </w:p>
        </w:tc>
      </w:tr>
      <w:tr>
        <w:trPr>
          <w:cantSplit w:val="0"/>
          <w:trHeight w:val="354.2187499999999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4</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Trading Knowledge Assessment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Trading Knowledge Assessment</w:t>
            </w:r>
          </w:p>
          <w:p w:rsidR="00000000" w:rsidDel="00000000" w:rsidP="00000000" w:rsidRDefault="00000000" w:rsidRPr="00000000" w14:paraId="0000006F">
            <w:pPr>
              <w:widowControl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70">
            <w:pPr>
              <w:widowControl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71">
            <w:pPr>
              <w:widowControl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72">
            <w:pPr>
              <w:widowControl w:val="0"/>
              <w:spacing w:line="240" w:lineRule="auto"/>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Professional experience or relevant work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6"/>
                <w:szCs w:val="16"/>
              </w:rPr>
            </w:pPr>
            <w:r w:rsidDel="00000000" w:rsidR="00000000" w:rsidRPr="00000000">
              <w:rPr>
                <w:rFonts w:ascii="Calibri" w:cs="Calibri" w:eastAsia="Calibri" w:hAnsi="Calibri"/>
                <w:rtl w:val="0"/>
              </w:rPr>
              <w:t xml:space="preserve">5</w:t>
            </w: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Select the client's highest-scoring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trike w:val="1"/>
                <w:sz w:val="16"/>
                <w:szCs w:val="16"/>
              </w:rPr>
            </w:pPr>
            <w:r w:rsidDel="00000000" w:rsidR="00000000" w:rsidRPr="00000000">
              <w:rPr>
                <w:rFonts w:ascii="Calibri" w:cs="Calibri" w:eastAsia="Calibri" w:hAnsi="Calibri"/>
                <w:strike w:val="1"/>
                <w:rtl w:val="0"/>
              </w:rPr>
              <w:t xml:space="preserve">5</w:t>
            </w: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trike w:val="1"/>
                <w:sz w:val="16"/>
                <w:szCs w:val="16"/>
              </w:rPr>
            </w:pPr>
            <w:r w:rsidDel="00000000" w:rsidR="00000000" w:rsidRPr="00000000">
              <w:rPr>
                <w:rFonts w:ascii="Calibri" w:cs="Calibri" w:eastAsia="Calibri" w:hAnsi="Calibri"/>
                <w:strike w:val="1"/>
                <w:sz w:val="16"/>
                <w:szCs w:val="16"/>
                <w:rtl w:val="0"/>
              </w:rPr>
              <w:t xml:space="preserve">consider the impact of multiple selections</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trike w:val="1"/>
                <w:sz w:val="16"/>
                <w:szCs w:val="16"/>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University degree in financial-related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p w:rsidR="00000000" w:rsidDel="00000000" w:rsidP="00000000" w:rsidRDefault="00000000" w:rsidRPr="00000000" w14:paraId="0000007F">
            <w:pPr>
              <w:widowControl w:val="0"/>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Select the client's highest-scoring answer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4</w:t>
            </w:r>
          </w:p>
          <w:p w:rsidR="00000000" w:rsidDel="00000000" w:rsidP="00000000" w:rsidRDefault="00000000" w:rsidRPr="00000000" w14:paraId="00000081">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sz w:val="16"/>
                <w:szCs w:val="16"/>
                <w:rtl w:val="0"/>
              </w:rPr>
              <w:t xml:space="preserve">consider the impact of multiple selections</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 have attended trading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p w:rsidR="00000000" w:rsidDel="00000000" w:rsidP="00000000" w:rsidRDefault="00000000" w:rsidRPr="00000000" w14:paraId="00000087">
            <w:pPr>
              <w:widowControl w:val="0"/>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Select the client's highest-scoring answer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2</w:t>
            </w:r>
          </w:p>
          <w:p w:rsidR="00000000" w:rsidDel="00000000" w:rsidP="00000000" w:rsidRDefault="00000000" w:rsidRPr="00000000" w14:paraId="00000089">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sz w:val="16"/>
                <w:szCs w:val="16"/>
                <w:rtl w:val="0"/>
              </w:rPr>
              <w:t xml:space="preserve">consider the impact of multiple selections</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 have no financial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Complex Products Knowledge Assessment -  MULTIPLE  CHOICE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ind w:left="0" w:firstLine="0"/>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+2/-2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ind w:left="0" w:firstLine="0"/>
              <w:jc w:val="center"/>
              <w:rPr>
                <w:rFonts w:ascii="Calibri" w:cs="Calibri" w:eastAsia="Calibri" w:hAnsi="Calibri"/>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40" w:lineRule="auto"/>
              <w:ind w:lef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Calibri" w:cs="Calibri" w:eastAsia="Calibri" w:hAnsi="Calibri"/>
                <w:strike w:val="1"/>
              </w:rPr>
            </w:pPr>
            <w:r w:rsidDel="00000000" w:rsidR="00000000" w:rsidRPr="00000000">
              <w:rPr>
                <w:rFonts w:ascii="Calibri" w:cs="Calibri" w:eastAsia="Calibri" w:hAnsi="Calibri"/>
                <w:strike w:val="1"/>
                <w:rtl w:val="0"/>
              </w:rPr>
              <w:t xml:space="preserve">+2/-2</w:t>
            </w:r>
          </w:p>
        </w:tc>
      </w:tr>
      <w:tr>
        <w:trPr>
          <w:cantSplit w:val="0"/>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Calibri" w:cs="Calibri" w:eastAsia="Calibri" w:hAnsi="Calibri"/>
                <w:b w:val="1"/>
                <w:bCs w:val="1"/>
                <w:sz w:val="2"/>
                <w:szCs w:val="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Calibri" w:cs="Calibri" w:eastAsia="Calibri" w:hAnsi="Calibri"/>
                <w:b w:val="1"/>
                <w:bCs w:val="1"/>
                <w:sz w:val="2"/>
                <w:szCs w:val="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Calibri" w:cs="Calibri" w:eastAsia="Calibri" w:hAnsi="Calibri"/>
                <w:b w:val="1"/>
                <w:bCs w:val="1"/>
                <w:sz w:val="2"/>
                <w:szCs w:val="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Calibri" w:cs="Calibri" w:eastAsia="Calibri" w:hAnsi="Calibri"/>
                <w:b w:val="1"/>
                <w:bCs w:val="1"/>
                <w:strike w:val="1"/>
                <w:sz w:val="2"/>
                <w:szCs w:val="2"/>
              </w:rPr>
            </w:pPr>
            <w:r w:rsidDel="00000000" w:rsidR="00000000" w:rsidRPr="00000000">
              <w:rPr>
                <w:rtl w:val="0"/>
              </w:rPr>
            </w:r>
          </w:p>
        </w:tc>
      </w:tr>
      <w:tr>
        <w:trPr>
          <w:cantSplit w:val="0"/>
          <w:trHeight w:val="420" w:hRule="atLeast"/>
          <w:tblHeader w:val="0"/>
        </w:trPr>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jc w:val="left"/>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Max Score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rFonts w:ascii="Calibri" w:cs="Calibri" w:eastAsia="Calibri" w:hAnsi="Calibri"/>
                <w:sz w:val="20"/>
                <w:szCs w:val="20"/>
              </w:rPr>
            </w:pPr>
            <w:r w:rsidDel="00000000" w:rsidR="00000000" w:rsidRPr="00000000">
              <w:rPr>
                <w:rFonts w:ascii="Calibri" w:cs="Calibri" w:eastAsia="Calibri" w:hAnsi="Calibri"/>
                <w:rtl w:val="0"/>
              </w:rPr>
              <w:t xml:space="preserve">43</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rFonts w:ascii="Calibri" w:cs="Calibri" w:eastAsia="Calibri" w:hAnsi="Calibri"/>
                <w:sz w:val="20"/>
                <w:szCs w:val="20"/>
              </w:rPr>
            </w:pPr>
            <w:r w:rsidDel="00000000" w:rsidR="00000000" w:rsidRPr="00000000">
              <w:rPr>
                <w:rFonts w:ascii="Calibri" w:cs="Calibri" w:eastAsia="Calibri" w:hAnsi="Calibri"/>
                <w:rtl w:val="0"/>
              </w:rPr>
              <w:t xml:space="preserve">30</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rFonts w:ascii="Calibri" w:cs="Calibri" w:eastAsia="Calibri" w:hAnsi="Calibri"/>
                <w:strike w:val="1"/>
              </w:rPr>
            </w:pPr>
            <w:r w:rsidDel="00000000" w:rsidR="00000000" w:rsidRPr="00000000">
              <w:rPr>
                <w:rFonts w:ascii="Calibri" w:cs="Calibri" w:eastAsia="Calibri" w:hAnsi="Calibri"/>
                <w:strike w:val="1"/>
                <w:rtl w:val="0"/>
              </w:rPr>
              <w:t xml:space="preserve">33</w:t>
            </w:r>
            <w:r w:rsidDel="00000000" w:rsidR="00000000" w:rsidRPr="00000000">
              <w:rPr>
                <w:rtl w:val="0"/>
              </w:rPr>
            </w:r>
          </w:p>
        </w:tc>
      </w:tr>
      <w:tr>
        <w:trPr>
          <w:cantSplit w:val="0"/>
          <w:trHeight w:val="420" w:hRule="atLeast"/>
          <w:tblHeader w:val="0"/>
        </w:trPr>
        <w:tc>
          <w:tcPr>
            <w:gridSpan w:val="3"/>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BA">
            <w:pPr>
              <w:widowControl w:val="0"/>
              <w:spacing w:line="24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Min Score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strike w:val="1"/>
                <w:highlight w:val="white"/>
              </w:rPr>
            </w:pPr>
            <w:r w:rsidDel="00000000" w:rsidR="00000000" w:rsidRPr="00000000">
              <w:rPr>
                <w:rFonts w:ascii="Calibri" w:cs="Calibri" w:eastAsia="Calibri" w:hAnsi="Calibri"/>
                <w:strike w:val="1"/>
                <w:highlight w:val="white"/>
                <w:rtl w:val="0"/>
              </w:rPr>
              <w:t xml:space="preserve">-10</w:t>
            </w:r>
          </w:p>
        </w:tc>
      </w:tr>
      <w:tr>
        <w:trPr>
          <w:cantSplit w:val="0"/>
          <w:trHeight w:val="420" w:hRule="atLeast"/>
          <w:tblHeader w:val="0"/>
        </w:trPr>
        <w:tc>
          <w:tcPr>
            <w:gridSpan w:val="3"/>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C0">
            <w:pPr>
              <w:widowControl w:val="0"/>
              <w:jc w:val="left"/>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Range Score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widowControl w:val="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rFonts w:ascii="Calibri" w:cs="Calibri" w:eastAsia="Calibri" w:hAnsi="Calibri"/>
                <w:strike w:val="1"/>
                <w:highlight w:val="white"/>
              </w:rPr>
            </w:pPr>
            <w:r w:rsidDel="00000000" w:rsidR="00000000" w:rsidRPr="00000000">
              <w:rPr>
                <w:rFonts w:ascii="Calibri" w:cs="Calibri" w:eastAsia="Calibri" w:hAnsi="Calibri"/>
                <w:strike w:val="1"/>
                <w:highlight w:val="white"/>
                <w:rtl w:val="0"/>
              </w:rPr>
              <w:t xml:space="preserve">43</w:t>
            </w:r>
          </w:p>
        </w:tc>
      </w:tr>
      <w:tr>
        <w:trPr>
          <w:cantSplit w:val="0"/>
          <w:trHeight w:val="420" w:hRule="atLeast"/>
          <w:tblHeader w:val="0"/>
        </w:trPr>
        <w:tc>
          <w:tcPr>
            <w:gridSpan w:val="3"/>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C6">
            <w:pPr>
              <w:widowControl w:val="0"/>
              <w:jc w:val="left"/>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Proposed AT Pass score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widowControl w:val="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21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Above 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widowControl w:val="0"/>
              <w:jc w:val="center"/>
              <w:rPr>
                <w:rFonts w:ascii="Calibri" w:cs="Calibri" w:eastAsia="Calibri" w:hAnsi="Calibri"/>
                <w:strike w:val="1"/>
                <w:highlight w:val="white"/>
              </w:rPr>
            </w:pPr>
            <w:commentRangeStart w:id="1"/>
            <w:r w:rsidDel="00000000" w:rsidR="00000000" w:rsidRPr="00000000">
              <w:rPr>
                <w:rFonts w:ascii="Calibri" w:cs="Calibri" w:eastAsia="Calibri" w:hAnsi="Calibri"/>
                <w:strike w:val="1"/>
                <w:highlight w:val="white"/>
                <w:rtl w:val="0"/>
              </w:rPr>
              <w:t xml:space="preserve">Above 12</w:t>
            </w:r>
          </w:p>
        </w:tc>
      </w:tr>
      <w:tr>
        <w:trPr>
          <w:cantSplit w:val="0"/>
          <w:trHeight w:val="632.6757812499999" w:hRule="atLeast"/>
          <w:tblHeader w:val="0"/>
        </w:trPr>
        <w:tc>
          <w:tcPr>
            <w:gridSpan w:val="3"/>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CC">
            <w:pPr>
              <w:widowControl w:val="0"/>
              <w:jc w:val="left"/>
              <w:rPr>
                <w:rFonts w:ascii="Calibri" w:cs="Calibri" w:eastAsia="Calibri" w:hAnsi="Calibri"/>
                <w:b w:val="1"/>
                <w:bCs w:val="1"/>
                <w:sz w:val="20"/>
                <w:szCs w:val="20"/>
                <w:highlight w:val="white"/>
              </w:rPr>
            </w:pPr>
            <w:commentRangeEnd w:id="1"/>
            <w:r w:rsidDel="00000000" w:rsidR="00000000" w:rsidRPr="00000000">
              <w:commentReference w:id="1"/>
            </w:r>
            <w:r w:rsidDel="00000000" w:rsidR="00000000" w:rsidRPr="00000000">
              <w:rPr>
                <w:rFonts w:ascii="Calibri" w:cs="Calibri" w:eastAsia="Calibri" w:hAnsi="Calibri"/>
                <w:b w:val="1"/>
                <w:bCs w:val="1"/>
                <w:highlight w:val="white"/>
                <w:rtl w:val="0"/>
              </w:rPr>
              <w:t xml:space="preserve">Proposed AT Pass </w:t>
            </w:r>
            <w:r w:rsidDel="00000000" w:rsidR="00000000" w:rsidRPr="00000000">
              <w:rPr>
                <w:rFonts w:ascii="Calibri" w:cs="Calibri" w:eastAsia="Calibri" w:hAnsi="Calibri"/>
                <w:sz w:val="14"/>
                <w:szCs w:val="14"/>
                <w:u w:val="single"/>
                <w:rtl w:val="0"/>
              </w:rPr>
              <w:t xml:space="preserve">New formula</w:t>
            </w:r>
            <w:r w:rsidDel="00000000" w:rsidR="00000000" w:rsidRPr="00000000">
              <w:rPr>
                <w:rFonts w:ascii="Calibri" w:cs="Calibri" w:eastAsia="Calibri" w:hAnsi="Calibri"/>
                <w:sz w:val="14"/>
                <w:szCs w:val="14"/>
                <w:rtl w:val="0"/>
              </w:rPr>
              <w:t xml:space="preserve">  (50%) = (Max Score + Min Score) * 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(21-(-10))/53=</w:t>
            </w:r>
          </w:p>
          <w:p w:rsidR="00000000" w:rsidDel="00000000" w:rsidP="00000000" w:rsidRDefault="00000000" w:rsidRPr="00000000" w14:paraId="000000D0">
            <w:pPr>
              <w:widowControl w:val="0"/>
              <w:jc w:val="center"/>
              <w:rPr>
                <w:rFonts w:ascii="Calibri" w:cs="Calibri" w:eastAsia="Calibri" w:hAnsi="Calibri"/>
                <w:b w:val="1"/>
                <w:bCs w:val="1"/>
                <w:color w:val="38761d"/>
                <w:highlight w:val="white"/>
              </w:rPr>
            </w:pPr>
            <w:r w:rsidDel="00000000" w:rsidR="00000000" w:rsidRPr="00000000">
              <w:rPr>
                <w:rFonts w:ascii="Calibri" w:cs="Calibri" w:eastAsia="Calibri" w:hAnsi="Calibri"/>
                <w:highlight w:val="white"/>
                <w:rtl w:val="0"/>
              </w:rPr>
              <w:t xml:space="preserve">58.5%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(10-(-10))/40=</w:t>
            </w:r>
          </w:p>
          <w:p w:rsidR="00000000" w:rsidDel="00000000" w:rsidP="00000000" w:rsidRDefault="00000000" w:rsidRPr="00000000" w14:paraId="000000D2">
            <w:pPr>
              <w:widowControl w:val="0"/>
              <w:jc w:val="center"/>
              <w:rPr>
                <w:rFonts w:ascii="Calibri" w:cs="Calibri" w:eastAsia="Calibri" w:hAnsi="Calibri"/>
                <w:b w:val="1"/>
                <w:bCs w:val="1"/>
                <w:highlight w:val="white"/>
              </w:rPr>
            </w:pPr>
            <w:r w:rsidDel="00000000" w:rsidR="00000000" w:rsidRPr="00000000">
              <w:rPr>
                <w:rFonts w:ascii="Calibri" w:cs="Calibri" w:eastAsia="Calibri" w:hAnsi="Calibri"/>
                <w:highlight w:val="white"/>
                <w:rtl w:val="0"/>
              </w:rPr>
              <w:t xml:space="preserve">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jc w:val="center"/>
              <w:rPr>
                <w:rFonts w:ascii="Calibri" w:cs="Calibri" w:eastAsia="Calibri" w:hAnsi="Calibri"/>
                <w:strike w:val="1"/>
                <w:highlight w:val="white"/>
              </w:rPr>
            </w:pPr>
            <w:commentRangeStart w:id="2"/>
            <w:r w:rsidDel="00000000" w:rsidR="00000000" w:rsidRPr="00000000">
              <w:rPr>
                <w:rFonts w:ascii="Calibri" w:cs="Calibri" w:eastAsia="Calibri" w:hAnsi="Calibri"/>
                <w:strike w:val="1"/>
                <w:highlight w:val="white"/>
                <w:rtl w:val="0"/>
              </w:rPr>
              <w:t xml:space="preserve">(10-(-10))/43=</w:t>
            </w:r>
          </w:p>
          <w:p w:rsidR="00000000" w:rsidDel="00000000" w:rsidP="00000000" w:rsidRDefault="00000000" w:rsidRPr="00000000" w14:paraId="000000D4">
            <w:pPr>
              <w:widowControl w:val="0"/>
              <w:jc w:val="center"/>
              <w:rPr>
                <w:rFonts w:ascii="Calibri" w:cs="Calibri" w:eastAsia="Calibri" w:hAnsi="Calibri"/>
                <w:b w:val="1"/>
                <w:bCs w:val="1"/>
                <w:strike w:val="1"/>
                <w:highlight w:val="white"/>
              </w:rPr>
            </w:pPr>
            <w:r w:rsidDel="00000000" w:rsidR="00000000" w:rsidRPr="00000000">
              <w:rPr>
                <w:rFonts w:ascii="Calibri" w:cs="Calibri" w:eastAsia="Calibri" w:hAnsi="Calibri"/>
                <w:strike w:val="1"/>
                <w:highlight w:val="white"/>
                <w:rtl w:val="0"/>
              </w:rPr>
              <w:t xml:space="preserve">51.16%</w:t>
            </w:r>
            <w:r w:rsidDel="00000000" w:rsidR="00000000" w:rsidRPr="00000000">
              <w:rPr>
                <w:rtl w:val="0"/>
              </w:rPr>
            </w:r>
          </w:p>
        </w:tc>
      </w:tr>
    </w:tbl>
    <w:p w:rsidR="00000000" w:rsidDel="00000000" w:rsidP="00000000" w:rsidRDefault="00000000" w:rsidRPr="00000000" w14:paraId="000000D5">
      <w:pPr>
        <w:widowControl w:val="0"/>
        <w:spacing w:line="240" w:lineRule="auto"/>
        <w:jc w:val="both"/>
        <w:rPr>
          <w:rFonts w:ascii="Calibri" w:cs="Calibri" w:eastAsia="Calibri" w:hAnsi="Calibri"/>
          <w:sz w:val="12"/>
          <w:szCs w:val="12"/>
          <w:highlight w:val="white"/>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6">
      <w:pPr>
        <w:widowControl w:val="0"/>
        <w:spacing w:line="240" w:lineRule="auto"/>
        <w:rPr>
          <w:rFonts w:ascii="Calibri" w:cs="Calibri" w:eastAsia="Calibri" w:hAnsi="Calibri"/>
          <w:b w:val="1"/>
          <w:bCs w:val="1"/>
          <w:color w:val="0000ff"/>
          <w:highlight w:val="white"/>
        </w:rPr>
      </w:pPr>
      <w:r w:rsidDel="00000000" w:rsidR="00000000" w:rsidRPr="00000000">
        <w:rPr>
          <w:rFonts w:ascii="Calibri" w:cs="Calibri" w:eastAsia="Calibri" w:hAnsi="Calibri"/>
          <w:b w:val="1"/>
          <w:bCs w:val="1"/>
          <w:color w:val="0000ff"/>
          <w:highlight w:val="white"/>
          <w:rtl w:val="0"/>
        </w:rPr>
        <w:t xml:space="preserve">All Clients</w:t>
      </w:r>
    </w:p>
    <w:tbl>
      <w:tblPr>
        <w:tblStyle w:val="Table2"/>
        <w:tblW w:w="1065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7.267441860465"/>
        <w:gridCol w:w="1857.5581395348836"/>
        <w:gridCol w:w="1857.5581395348836"/>
        <w:gridCol w:w="2006.1627906976744"/>
        <w:gridCol w:w="2241.453488372093"/>
        <w:tblGridChange w:id="0">
          <w:tblGrid>
            <w:gridCol w:w="2687.267441860465"/>
            <w:gridCol w:w="1857.5581395348836"/>
            <w:gridCol w:w="1857.5581395348836"/>
            <w:gridCol w:w="2006.1627906976744"/>
            <w:gridCol w:w="2241.4534883720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rFonts w:ascii="Calibri" w:cs="Calibri" w:eastAsia="Calibri" w:hAnsi="Calibri"/>
                <w:b w:val="1"/>
                <w:bCs w:val="1"/>
                <w:color w:val="0000ff"/>
                <w:highlight w:val="white"/>
              </w:rPr>
            </w:pPr>
            <w:commentRangeStart w:id="3"/>
            <w:r w:rsidDel="00000000" w:rsidR="00000000" w:rsidRPr="00000000">
              <w:rPr>
                <w:rFonts w:ascii="Work Sans" w:cs="Work Sans" w:eastAsia="Work Sans" w:hAnsi="Work Sans"/>
                <w:b w:val="1"/>
                <w:bCs w:val="1"/>
                <w:rtl w:val="0"/>
              </w:rPr>
              <w:t xml:space="preserve">Clients Actual pass AT Rate simulation per regulation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 Current Scoring </w:t>
            </w:r>
          </w:p>
          <w:p w:rsidR="00000000" w:rsidDel="00000000" w:rsidP="00000000" w:rsidRDefault="00000000" w:rsidRPr="00000000" w14:paraId="000000D9">
            <w:pPr>
              <w:widowControl w:val="0"/>
              <w:spacing w:line="240" w:lineRule="auto"/>
              <w:jc w:val="center"/>
              <w:rPr>
                <w:rFonts w:ascii="Work Sans" w:cs="Work Sans" w:eastAsia="Work Sans" w:hAnsi="Work Sans"/>
                <w:b w:val="1"/>
                <w:bCs w:val="1"/>
              </w:rPr>
            </w:pPr>
            <w:r w:rsidDel="00000000" w:rsidR="00000000" w:rsidRPr="00000000">
              <w:rPr>
                <w:rFonts w:ascii="Work Sans" w:cs="Work Sans" w:eastAsia="Work Sans" w:hAnsi="Work Sans"/>
                <w:b w:val="1"/>
                <w:bCs w:val="1"/>
                <w:sz w:val="20"/>
                <w:szCs w:val="20"/>
                <w:rtl w:val="0"/>
              </w:rPr>
              <w:t xml:space="preserve">(Product field pass/failed)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 Current Scoring </w:t>
            </w:r>
          </w:p>
          <w:p w:rsidR="00000000" w:rsidDel="00000000" w:rsidP="00000000" w:rsidRDefault="00000000" w:rsidRPr="00000000" w14:paraId="000000DB">
            <w:pPr>
              <w:widowControl w:val="0"/>
              <w:spacing w:line="240"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(BI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Calibri" w:cs="Calibri" w:eastAsia="Calibri" w:hAnsi="Calibri"/>
                <w:b w:val="1"/>
                <w:bCs w:val="1"/>
                <w:color w:val="0000ff"/>
                <w:highlight w:val="white"/>
              </w:rPr>
            </w:pPr>
            <w:r w:rsidDel="00000000" w:rsidR="00000000" w:rsidRPr="00000000">
              <w:rPr>
                <w:rFonts w:ascii="Work Sans" w:cs="Work Sans" w:eastAsia="Work Sans" w:hAnsi="Work Sans"/>
                <w:b w:val="1"/>
                <w:bCs w:val="1"/>
                <w:rtl w:val="0"/>
              </w:rPr>
              <w:t xml:space="preserve">Suggested Scoring Option 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Calibri" w:cs="Calibri" w:eastAsia="Calibri" w:hAnsi="Calibri"/>
                <w:b w:val="1"/>
                <w:bCs w:val="1"/>
                <w:strike w:val="1"/>
                <w:color w:val="0000ff"/>
                <w:highlight w:val="white"/>
              </w:rPr>
            </w:pPr>
            <w:r w:rsidDel="00000000" w:rsidR="00000000" w:rsidRPr="00000000">
              <w:rPr>
                <w:rFonts w:ascii="Work Sans" w:cs="Work Sans" w:eastAsia="Work Sans" w:hAnsi="Work Sans"/>
                <w:b w:val="1"/>
                <w:bCs w:val="1"/>
                <w:strike w:val="1"/>
                <w:rtl w:val="0"/>
              </w:rPr>
              <w:t xml:space="preserve">Suggested Scoring Option II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rFonts w:ascii="Calibri" w:cs="Calibri" w:eastAsia="Calibri" w:hAnsi="Calibri"/>
                <w:b w:val="1"/>
                <w:bCs w:val="1"/>
                <w:color w:val="0000ff"/>
                <w:highlight w:val="white"/>
              </w:rPr>
            </w:pPr>
            <w:commentRangeEnd w:id="3"/>
            <w:r w:rsidDel="00000000" w:rsidR="00000000" w:rsidRPr="00000000">
              <w:commentReference w:id="3"/>
            </w:r>
            <w:commentRangeStart w:id="4"/>
            <w:r w:rsidDel="00000000" w:rsidR="00000000" w:rsidRPr="00000000">
              <w:rPr>
                <w:rFonts w:ascii="Work Sans" w:cs="Work Sans" w:eastAsia="Work Sans" w:hAnsi="Work Sans"/>
                <w:b w:val="1"/>
                <w:bCs w:val="1"/>
                <w:rtl w:val="0"/>
              </w:rPr>
              <w:t xml:space="preserve">CySEC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ins w:author="Deleted account" w:id="2" w:date="2025-02-17T14:00:31Z">
              <w:r w:rsidDel="00000000" w:rsidR="00000000" w:rsidRPr="00000000">
                <w:rPr>
                  <w:rFonts w:ascii="Calibri" w:cs="Calibri" w:eastAsia="Calibri" w:hAnsi="Calibri"/>
                  <w:b w:val="1"/>
                  <w:bCs w:val="1"/>
                  <w:color w:val="0000ff"/>
                  <w:highlight w:val="white"/>
                  <w:rtl w:val="0"/>
                </w:rPr>
                <w:t xml:space="preserve">EU Approved</w:t>
              </w:r>
            </w:ins>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trike w:val="1"/>
                <w:color w:val="0000ff"/>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Calibri" w:cs="Calibri" w:eastAsia="Calibri" w:hAnsi="Calibri"/>
                <w:b w:val="1"/>
                <w:bCs w:val="1"/>
                <w:color w:val="0000ff"/>
                <w:highlight w:val="white"/>
              </w:rPr>
            </w:pPr>
            <w:commentRangeEnd w:id="4"/>
            <w:r w:rsidDel="00000000" w:rsidR="00000000" w:rsidRPr="00000000">
              <w:commentReference w:id="4"/>
            </w:r>
            <w:commentRangeStart w:id="5"/>
            <w:r w:rsidDel="00000000" w:rsidR="00000000" w:rsidRPr="00000000">
              <w:rPr>
                <w:rFonts w:ascii="Work Sans" w:cs="Work Sans" w:eastAsia="Work Sans" w:hAnsi="Work Sans"/>
                <w:b w:val="1"/>
                <w:bCs w:val="1"/>
                <w:rtl w:val="0"/>
              </w:rPr>
              <w:t xml:space="preserve">FCA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trike w:val="1"/>
                <w:color w:val="0000ff"/>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rFonts w:ascii="Calibri" w:cs="Calibri" w:eastAsia="Calibri" w:hAnsi="Calibri"/>
                <w:b w:val="1"/>
                <w:bCs w:val="1"/>
                <w:color w:val="0000ff"/>
                <w:highlight w:val="white"/>
              </w:rPr>
            </w:pPr>
            <w:commentRangeEnd w:id="5"/>
            <w:r w:rsidDel="00000000" w:rsidR="00000000" w:rsidRPr="00000000">
              <w:commentReference w:id="5"/>
            </w:r>
            <w:commentRangeStart w:id="6"/>
            <w:r w:rsidDel="00000000" w:rsidR="00000000" w:rsidRPr="00000000">
              <w:rPr>
                <w:rFonts w:ascii="Work Sans" w:cs="Work Sans" w:eastAsia="Work Sans" w:hAnsi="Work Sans"/>
                <w:b w:val="1"/>
                <w:bCs w:val="1"/>
                <w:rtl w:val="0"/>
              </w:rPr>
              <w:t xml:space="preserve">ASIC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trike w:val="1"/>
                <w:color w:val="0000ff"/>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rFonts w:ascii="Calibri" w:cs="Calibri" w:eastAsia="Calibri" w:hAnsi="Calibri"/>
                <w:b w:val="1"/>
                <w:bCs w:val="1"/>
                <w:color w:val="0000ff"/>
                <w:highlight w:val="white"/>
              </w:rPr>
            </w:pPr>
            <w:commentRangeEnd w:id="6"/>
            <w:r w:rsidDel="00000000" w:rsidR="00000000" w:rsidRPr="00000000">
              <w:commentReference w:id="6"/>
            </w:r>
            <w:commentRangeStart w:id="7"/>
            <w:r w:rsidDel="00000000" w:rsidR="00000000" w:rsidRPr="00000000">
              <w:rPr>
                <w:rFonts w:ascii="Work Sans" w:cs="Work Sans" w:eastAsia="Work Sans" w:hAnsi="Work Sans"/>
                <w:b w:val="1"/>
                <w:bCs w:val="1"/>
                <w:rtl w:val="0"/>
              </w:rPr>
              <w:t xml:space="preserve">UAE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trike w:val="1"/>
                <w:color w:val="0000ff"/>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jc w:val="both"/>
              <w:rPr>
                <w:rFonts w:ascii="Calibri" w:cs="Calibri" w:eastAsia="Calibri" w:hAnsi="Calibri"/>
                <w:b w:val="1"/>
                <w:bCs w:val="1"/>
                <w:color w:val="0000ff"/>
                <w:highlight w:val="white"/>
              </w:rPr>
            </w:pPr>
            <w:commentRangeEnd w:id="7"/>
            <w:r w:rsidDel="00000000" w:rsidR="00000000" w:rsidRPr="00000000">
              <w:commentReference w:id="7"/>
            </w:r>
            <w:commentRangeStart w:id="8"/>
            <w:r w:rsidDel="00000000" w:rsidR="00000000" w:rsidRPr="00000000">
              <w:rPr>
                <w:rFonts w:ascii="Work Sans" w:cs="Work Sans" w:eastAsia="Work Sans" w:hAnsi="Work Sans"/>
                <w:b w:val="1"/>
                <w:bCs w:val="1"/>
                <w:sz w:val="24"/>
                <w:szCs w:val="24"/>
                <w:rtl w:val="0"/>
              </w:rPr>
              <w:t xml:space="preserve">FSA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trike w:val="1"/>
                <w:color w:val="0000ff"/>
                <w:highlight w:val="white"/>
              </w:rPr>
            </w:pPr>
            <w:r w:rsidDel="00000000" w:rsidR="00000000" w:rsidRPr="00000000">
              <w:rPr>
                <w:rtl w:val="0"/>
              </w:rPr>
            </w:r>
          </w:p>
        </w:tc>
      </w:tr>
    </w:tbl>
    <w:p w:rsidR="00000000" w:rsidDel="00000000" w:rsidP="00000000" w:rsidRDefault="00000000" w:rsidRPr="00000000" w14:paraId="000000F7">
      <w:pPr>
        <w:widowControl w:val="0"/>
        <w:spacing w:line="240" w:lineRule="auto"/>
        <w:rPr>
          <w:rFonts w:ascii="Calibri" w:cs="Calibri" w:eastAsia="Calibri" w:hAnsi="Calibri"/>
          <w:b w:val="1"/>
          <w:bCs w:val="1"/>
          <w:color w:val="0000ff"/>
          <w:highlight w:val="white"/>
        </w:rPr>
      </w:pP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F8">
      <w:pPr>
        <w:widowControl w:val="0"/>
        <w:spacing w:line="240" w:lineRule="auto"/>
        <w:rPr>
          <w:rFonts w:ascii="Calibri" w:cs="Calibri" w:eastAsia="Calibri" w:hAnsi="Calibri"/>
          <w:b w:val="1"/>
          <w:bCs w:val="1"/>
          <w:color w:val="0000ff"/>
          <w:highlight w:val="white"/>
        </w:rPr>
      </w:pPr>
      <w:r w:rsidDel="00000000" w:rsidR="00000000" w:rsidRPr="00000000">
        <w:rPr>
          <w:rFonts w:ascii="Calibri" w:cs="Calibri" w:eastAsia="Calibri" w:hAnsi="Calibri"/>
          <w:b w:val="1"/>
          <w:bCs w:val="1"/>
          <w:color w:val="0000ff"/>
          <w:highlight w:val="white"/>
          <w:rtl w:val="0"/>
        </w:rPr>
        <w:t xml:space="preserve">Q2 2024 FTDs</w:t>
      </w:r>
    </w:p>
    <w:p w:rsidR="00000000" w:rsidDel="00000000" w:rsidP="00000000" w:rsidRDefault="00000000" w:rsidRPr="00000000" w14:paraId="000000F9">
      <w:pPr>
        <w:widowControl w:val="0"/>
        <w:spacing w:line="240" w:lineRule="auto"/>
        <w:rPr>
          <w:rFonts w:ascii="Calibri" w:cs="Calibri" w:eastAsia="Calibri" w:hAnsi="Calibri"/>
          <w:b w:val="1"/>
          <w:bCs w:val="1"/>
          <w:color w:val="0000ff"/>
          <w:highlight w:val="white"/>
        </w:rPr>
      </w:pPr>
      <w:r w:rsidDel="00000000" w:rsidR="00000000" w:rsidRPr="00000000">
        <w:rPr>
          <w:rtl w:val="0"/>
        </w:rPr>
      </w:r>
    </w:p>
    <w:tbl>
      <w:tblPr>
        <w:tblStyle w:val="Table3"/>
        <w:tblW w:w="1065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7.267441860465"/>
        <w:gridCol w:w="1857.5581395348836"/>
        <w:gridCol w:w="1857.5581395348836"/>
        <w:gridCol w:w="2006.1627906976744"/>
        <w:gridCol w:w="2241.453488372093"/>
        <w:tblGridChange w:id="0">
          <w:tblGrid>
            <w:gridCol w:w="2687.267441860465"/>
            <w:gridCol w:w="1857.5581395348836"/>
            <w:gridCol w:w="1857.5581395348836"/>
            <w:gridCol w:w="2006.1627906976744"/>
            <w:gridCol w:w="2241.4534883720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rFonts w:ascii="Calibri" w:cs="Calibri" w:eastAsia="Calibri" w:hAnsi="Calibri"/>
                <w:b w:val="1"/>
                <w:bCs w:val="1"/>
                <w:color w:val="0000ff"/>
                <w:highlight w:val="white"/>
              </w:rPr>
            </w:pPr>
            <w:commentRangeStart w:id="9"/>
            <w:r w:rsidDel="00000000" w:rsidR="00000000" w:rsidRPr="00000000">
              <w:rPr>
                <w:rFonts w:ascii="Work Sans" w:cs="Work Sans" w:eastAsia="Work Sans" w:hAnsi="Work Sans"/>
                <w:b w:val="1"/>
                <w:bCs w:val="1"/>
                <w:rtl w:val="0"/>
              </w:rPr>
              <w:t xml:space="preserve">Clients Actual pass AT Rate simulation per regulation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 Current Scoring </w:t>
            </w:r>
          </w:p>
          <w:p w:rsidR="00000000" w:rsidDel="00000000" w:rsidP="00000000" w:rsidRDefault="00000000" w:rsidRPr="00000000" w14:paraId="000000FC">
            <w:pPr>
              <w:widowControl w:val="0"/>
              <w:spacing w:line="240" w:lineRule="auto"/>
              <w:jc w:val="center"/>
              <w:rPr>
                <w:rFonts w:ascii="Work Sans" w:cs="Work Sans" w:eastAsia="Work Sans" w:hAnsi="Work Sans"/>
                <w:b w:val="1"/>
                <w:bCs w:val="1"/>
              </w:rPr>
            </w:pPr>
            <w:r w:rsidDel="00000000" w:rsidR="00000000" w:rsidRPr="00000000">
              <w:rPr>
                <w:rFonts w:ascii="Work Sans" w:cs="Work Sans" w:eastAsia="Work Sans" w:hAnsi="Work Sans"/>
                <w:b w:val="1"/>
                <w:bCs w:val="1"/>
                <w:sz w:val="20"/>
                <w:szCs w:val="20"/>
                <w:rtl w:val="0"/>
              </w:rPr>
              <w:t xml:space="preserve">(Product field pass/failed)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 Current Scoring </w:t>
            </w:r>
          </w:p>
          <w:p w:rsidR="00000000" w:rsidDel="00000000" w:rsidP="00000000" w:rsidRDefault="00000000" w:rsidRPr="00000000" w14:paraId="000000FE">
            <w:pPr>
              <w:widowControl w:val="0"/>
              <w:spacing w:line="240"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(BI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Calibri" w:cs="Calibri" w:eastAsia="Calibri" w:hAnsi="Calibri"/>
                <w:b w:val="1"/>
                <w:bCs w:val="1"/>
                <w:color w:val="0000ff"/>
                <w:highlight w:val="white"/>
              </w:rPr>
            </w:pPr>
            <w:r w:rsidDel="00000000" w:rsidR="00000000" w:rsidRPr="00000000">
              <w:rPr>
                <w:rFonts w:ascii="Work Sans" w:cs="Work Sans" w:eastAsia="Work Sans" w:hAnsi="Work Sans"/>
                <w:b w:val="1"/>
                <w:bCs w:val="1"/>
                <w:rtl w:val="0"/>
              </w:rPr>
              <w:t xml:space="preserve">Suggested Scoring Option 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Calibri" w:cs="Calibri" w:eastAsia="Calibri" w:hAnsi="Calibri"/>
                <w:b w:val="1"/>
                <w:bCs w:val="1"/>
                <w:color w:val="0000ff"/>
                <w:highlight w:val="white"/>
              </w:rPr>
            </w:pPr>
            <w:r w:rsidDel="00000000" w:rsidR="00000000" w:rsidRPr="00000000">
              <w:rPr>
                <w:rFonts w:ascii="Work Sans" w:cs="Work Sans" w:eastAsia="Work Sans" w:hAnsi="Work Sans"/>
                <w:b w:val="1"/>
                <w:bCs w:val="1"/>
                <w:rtl w:val="0"/>
              </w:rPr>
              <w:t xml:space="preserve">Suggested Scoring Option II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rFonts w:ascii="Calibri" w:cs="Calibri" w:eastAsia="Calibri" w:hAnsi="Calibri"/>
                <w:b w:val="1"/>
                <w:bCs w:val="1"/>
                <w:color w:val="0000ff"/>
                <w:highlight w:val="white"/>
              </w:rPr>
            </w:pPr>
            <w:commentRangeEnd w:id="9"/>
            <w:r w:rsidDel="00000000" w:rsidR="00000000" w:rsidRPr="00000000">
              <w:commentReference w:id="9"/>
            </w:r>
            <w:commentRangeStart w:id="10"/>
            <w:r w:rsidDel="00000000" w:rsidR="00000000" w:rsidRPr="00000000">
              <w:rPr>
                <w:rFonts w:ascii="Work Sans" w:cs="Work Sans" w:eastAsia="Work Sans" w:hAnsi="Work Sans"/>
                <w:b w:val="1"/>
                <w:bCs w:val="1"/>
                <w:rtl w:val="0"/>
              </w:rPr>
              <w:t xml:space="preserve">CySEC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b w:val="1"/>
                <w:bCs w:val="1"/>
                <w:color w:val="0000ff"/>
                <w:highlight w:val="white"/>
              </w:rPr>
            </w:pPr>
            <w:commentRangeEnd w:id="10"/>
            <w:r w:rsidDel="00000000" w:rsidR="00000000" w:rsidRPr="00000000">
              <w:commentReference w:id="10"/>
            </w:r>
            <w:commentRangeStart w:id="11"/>
            <w:r w:rsidDel="00000000" w:rsidR="00000000" w:rsidRPr="00000000">
              <w:rPr>
                <w:rFonts w:ascii="Work Sans" w:cs="Work Sans" w:eastAsia="Work Sans" w:hAnsi="Work Sans"/>
                <w:b w:val="1"/>
                <w:bCs w:val="1"/>
                <w:rtl w:val="0"/>
              </w:rPr>
              <w:t xml:space="preserve">FCA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rFonts w:ascii="Calibri" w:cs="Calibri" w:eastAsia="Calibri" w:hAnsi="Calibri"/>
                <w:b w:val="1"/>
                <w:bCs w:val="1"/>
                <w:color w:val="0000ff"/>
                <w:highlight w:val="white"/>
              </w:rPr>
            </w:pPr>
            <w:commentRangeEnd w:id="11"/>
            <w:r w:rsidDel="00000000" w:rsidR="00000000" w:rsidRPr="00000000">
              <w:commentReference w:id="11"/>
            </w:r>
            <w:commentRangeStart w:id="12"/>
            <w:r w:rsidDel="00000000" w:rsidR="00000000" w:rsidRPr="00000000">
              <w:rPr>
                <w:rFonts w:ascii="Work Sans" w:cs="Work Sans" w:eastAsia="Work Sans" w:hAnsi="Work Sans"/>
                <w:b w:val="1"/>
                <w:bCs w:val="1"/>
                <w:rtl w:val="0"/>
              </w:rPr>
              <w:t xml:space="preserve">ASIC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rFonts w:ascii="Calibri" w:cs="Calibri" w:eastAsia="Calibri" w:hAnsi="Calibri"/>
                <w:b w:val="1"/>
                <w:bCs w:val="1"/>
                <w:color w:val="0000ff"/>
                <w:highlight w:val="white"/>
              </w:rPr>
            </w:pPr>
            <w:commentRangeEnd w:id="12"/>
            <w:r w:rsidDel="00000000" w:rsidR="00000000" w:rsidRPr="00000000">
              <w:commentReference w:id="12"/>
            </w:r>
            <w:commentRangeStart w:id="13"/>
            <w:r w:rsidDel="00000000" w:rsidR="00000000" w:rsidRPr="00000000">
              <w:rPr>
                <w:rFonts w:ascii="Work Sans" w:cs="Work Sans" w:eastAsia="Work Sans" w:hAnsi="Work Sans"/>
                <w:b w:val="1"/>
                <w:bCs w:val="1"/>
                <w:rtl w:val="0"/>
              </w:rPr>
              <w:t xml:space="preserve">UAE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jc w:val="both"/>
              <w:rPr>
                <w:rFonts w:ascii="Calibri" w:cs="Calibri" w:eastAsia="Calibri" w:hAnsi="Calibri"/>
                <w:b w:val="1"/>
                <w:bCs w:val="1"/>
                <w:color w:val="0000ff"/>
                <w:highlight w:val="white"/>
              </w:rPr>
            </w:pPr>
            <w:commentRangeEnd w:id="13"/>
            <w:r w:rsidDel="00000000" w:rsidR="00000000" w:rsidRPr="00000000">
              <w:commentReference w:id="13"/>
            </w:r>
            <w:commentRangeStart w:id="14"/>
            <w:r w:rsidDel="00000000" w:rsidR="00000000" w:rsidRPr="00000000">
              <w:rPr>
                <w:rFonts w:ascii="Work Sans" w:cs="Work Sans" w:eastAsia="Work Sans" w:hAnsi="Work Sans"/>
                <w:b w:val="1"/>
                <w:bCs w:val="1"/>
                <w:sz w:val="24"/>
                <w:szCs w:val="24"/>
                <w:rtl w:val="0"/>
              </w:rPr>
              <w:t xml:space="preserve">FSA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Calibri" w:cs="Calibri" w:eastAsia="Calibri" w:hAnsi="Calibri"/>
                <w:b w:val="1"/>
                <w:bCs w:val="1"/>
                <w:color w:val="0000ff"/>
                <w:highlight w:val="white"/>
              </w:rPr>
            </w:pPr>
            <w:r w:rsidDel="00000000" w:rsidR="00000000" w:rsidRPr="00000000">
              <w:rPr>
                <w:rtl w:val="0"/>
              </w:rPr>
            </w:r>
          </w:p>
        </w:tc>
      </w:tr>
    </w:tbl>
    <w:p w:rsidR="00000000" w:rsidDel="00000000" w:rsidP="00000000" w:rsidRDefault="00000000" w:rsidRPr="00000000" w14:paraId="0000011A">
      <w:pPr>
        <w:widowControl w:val="0"/>
        <w:spacing w:line="240" w:lineRule="auto"/>
        <w:rPr>
          <w:rFonts w:ascii="Calibri" w:cs="Calibri" w:eastAsia="Calibri" w:hAnsi="Calibri"/>
          <w:b w:val="1"/>
          <w:bCs w:val="1"/>
          <w:color w:val="0000ff"/>
          <w:highlight w:val="white"/>
        </w:rPr>
      </w:pP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1B">
      <w:pPr>
        <w:widowControl w:val="0"/>
        <w:spacing w:line="240" w:lineRule="auto"/>
        <w:rPr>
          <w:rFonts w:ascii="Calibri" w:cs="Calibri" w:eastAsia="Calibri" w:hAnsi="Calibri"/>
          <w:b w:val="1"/>
          <w:bCs w:val="1"/>
          <w:color w:val="0000ff"/>
          <w:highlight w:val="white"/>
        </w:rPr>
      </w:pPr>
      <w:r w:rsidDel="00000000" w:rsidR="00000000" w:rsidRPr="00000000">
        <w:rPr>
          <w:rtl w:val="0"/>
        </w:rPr>
      </w:r>
    </w:p>
    <w:p w:rsidR="00000000" w:rsidDel="00000000" w:rsidP="00000000" w:rsidRDefault="00000000" w:rsidRPr="00000000" w14:paraId="0000011C">
      <w:pPr>
        <w:widowControl w:val="0"/>
        <w:spacing w:line="240" w:lineRule="auto"/>
        <w:jc w:val="left"/>
        <w:rPr>
          <w:rFonts w:ascii="Calibri" w:cs="Calibri" w:eastAsia="Calibri" w:hAnsi="Calibri"/>
          <w:sz w:val="24"/>
          <w:szCs w:val="24"/>
          <w:u w:val="single"/>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u w:val="single"/>
          <w:rtl w:val="0"/>
        </w:rPr>
        <w:t xml:space="preserve">Trading Knowledge Assessment - consider the impact of multiple selections Formula</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 Score=Highest Score+(Second Highest Score/2​)+(Third Highest Score/2​)</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Scenario 1</w:t>
      </w:r>
      <w:r w:rsidDel="00000000" w:rsidR="00000000" w:rsidRPr="00000000">
        <w:rPr>
          <w:rFonts w:ascii="Calibri" w:cs="Calibri" w:eastAsia="Calibri" w:hAnsi="Calibri"/>
          <w:sz w:val="24"/>
          <w:szCs w:val="24"/>
          <w:rtl w:val="0"/>
        </w:rPr>
        <w:t xml:space="preserve">: The client selects all three answers (5, 4, and 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Highest score (Answer 1) = 5</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 highest score (Answer 2) = 4</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Third highest score (Answer 3) = 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Score=5+(4/2)+(2/2)= 5+2+1=8</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Scenario 2</w:t>
      </w:r>
      <w:r w:rsidDel="00000000" w:rsidR="00000000" w:rsidRPr="00000000">
        <w:rPr>
          <w:rFonts w:ascii="Calibri" w:cs="Calibri" w:eastAsia="Calibri" w:hAnsi="Calibri"/>
          <w:sz w:val="24"/>
          <w:szCs w:val="24"/>
          <w:rtl w:val="0"/>
        </w:rPr>
        <w:t xml:space="preserve">: The client selects only the highest (5 points) and the second-highest (4 points) answers: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Highest score (Answer 1) = 5</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 highest score (Answer 2) = 4</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Score=5+(4/2)=5+2=7</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 </w:t>
      </w:r>
      <w:r w:rsidDel="00000000" w:rsidR="00000000" w:rsidRPr="00000000">
        <w:rPr>
          <w:rFonts w:ascii="Calibri" w:cs="Calibri" w:eastAsia="Calibri" w:hAnsi="Calibri"/>
          <w:sz w:val="24"/>
          <w:szCs w:val="24"/>
          <w:u w:val="single"/>
          <w:rtl w:val="0"/>
        </w:rPr>
        <w:t xml:space="preserve">Pass Score Old Formula</w:t>
      </w:r>
      <w:r w:rsidDel="00000000" w:rsidR="00000000" w:rsidRPr="00000000">
        <w:rPr>
          <w:rFonts w:ascii="Calibri" w:cs="Calibri" w:eastAsia="Calibri" w:hAnsi="Calibri"/>
          <w:sz w:val="24"/>
          <w:szCs w:val="24"/>
          <w:rtl w:val="0"/>
        </w:rPr>
        <w:t xml:space="preserve"> - Pass score (50%) = Max Scoring * 50%</w:t>
      </w:r>
    </w:p>
    <w:p w:rsidR="00000000" w:rsidDel="00000000" w:rsidP="00000000" w:rsidRDefault="00000000" w:rsidRPr="00000000" w14:paraId="0000012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u w:val="single"/>
          <w:rtl w:val="0"/>
        </w:rPr>
        <w:t xml:space="preserve">Pass score new formula</w:t>
      </w:r>
      <w:r w:rsidDel="00000000" w:rsidR="00000000" w:rsidRPr="00000000">
        <w:rPr>
          <w:rFonts w:ascii="Calibri" w:cs="Calibri" w:eastAsia="Calibri" w:hAnsi="Calibri"/>
          <w:sz w:val="24"/>
          <w:szCs w:val="24"/>
          <w:rtl w:val="0"/>
        </w:rPr>
        <w:t xml:space="preserve"> - (50%) = (Max Score + Min Score) * 50%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sz w:val="28"/>
          <w:szCs w:val="28"/>
        </w:rPr>
      </w:pPr>
      <w:commentRangeStart w:id="15"/>
      <w:r w:rsidDel="00000000" w:rsidR="00000000" w:rsidRPr="00000000">
        <w:rPr>
          <w:rFonts w:ascii="Calibri" w:cs="Calibri" w:eastAsia="Calibri" w:hAnsi="Calibri"/>
          <w:b w:val="1"/>
          <w:bCs w:val="1"/>
          <w:sz w:val="28"/>
          <w:szCs w:val="28"/>
          <w:rtl w:val="0"/>
        </w:rPr>
        <w:t xml:space="preserve">Knowledge Assessment for NM</w:t>
      </w:r>
    </w:p>
    <w:p w:rsidR="00000000" w:rsidDel="00000000" w:rsidP="00000000" w:rsidRDefault="00000000" w:rsidRPr="00000000" w14:paraId="0000012D">
      <w:pPr>
        <w:widowControl w:val="0"/>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highlight w:val="white"/>
          <w:rtl w:val="0"/>
        </w:rPr>
        <w:t xml:space="preserve">We aim to change the current scoring system of the knowledge assessment so that the</w:t>
      </w:r>
      <w:r w:rsidDel="00000000" w:rsidR="00000000" w:rsidRPr="00000000">
        <w:rPr>
          <w:rFonts w:ascii="Calibri" w:cs="Calibri" w:eastAsia="Calibri" w:hAnsi="Calibri"/>
          <w:b w:val="1"/>
          <w:bCs w:val="1"/>
          <w:highlight w:val="white"/>
          <w:rtl w:val="0"/>
        </w:rPr>
        <w:t xml:space="preserve"> client will need to answer 3 out of 5 statements correctly in order to pass (instead of the current requirement of 2) - this affects CFD NM only.</w:t>
      </w:r>
    </w:p>
    <w:p w:rsidR="00000000" w:rsidDel="00000000" w:rsidP="00000000" w:rsidRDefault="00000000" w:rsidRPr="00000000" w14:paraId="0000012E">
      <w:pPr>
        <w:widowControl w:val="0"/>
        <w:spacing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We need to understand how it affects the NM percentage per each one of the regulations, better to present all NM reasons per each regulation, and under this part of the formula how it changes the data - </w:t>
      </w:r>
    </w:p>
    <w:p w:rsidR="00000000" w:rsidDel="00000000" w:rsidP="00000000" w:rsidRDefault="00000000" w:rsidRPr="00000000" w14:paraId="0000012F">
      <w:pPr>
        <w:widowControl w:val="0"/>
        <w:spacing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Trading Ex (include the knowledge assessment) component, Risk Appetite (knock out), Annua</w:t>
      </w:r>
      <w:ins w:author="Tal Cohen" w:id="3" w:date="2024-11-09T14:52:50Z">
        <w:r w:rsidDel="00000000" w:rsidR="00000000" w:rsidRPr="00000000">
          <w:rPr>
            <w:rFonts w:ascii="Calibri" w:cs="Calibri" w:eastAsia="Calibri" w:hAnsi="Calibri"/>
            <w:highlight w:val="white"/>
            <w:rtl w:val="0"/>
          </w:rPr>
          <w:t xml:space="preserve">_</w:t>
        </w:r>
      </w:ins>
      <w:del w:author="Tal Cohen" w:id="3" w:date="2024-11-09T14:52:50Z">
        <w:r w:rsidDel="00000000" w:rsidR="00000000" w:rsidRPr="00000000">
          <w:rPr>
            <w:rFonts w:ascii="Calibri" w:cs="Calibri" w:eastAsia="Calibri" w:hAnsi="Calibri"/>
            <w:highlight w:val="white"/>
            <w:rtl w:val="0"/>
          </w:rPr>
          <w:delText xml:space="preserve">l </w:delText>
        </w:r>
      </w:del>
      <w:r w:rsidDel="00000000" w:rsidR="00000000" w:rsidRPr="00000000">
        <w:rPr>
          <w:rFonts w:ascii="Calibri" w:cs="Calibri" w:eastAsia="Calibri" w:hAnsi="Calibri"/>
          <w:highlight w:val="white"/>
          <w:rtl w:val="0"/>
        </w:rPr>
        <w:t xml:space="preserve">Income below 10K (knock out), Trading purpose - Saving for home (knockout - ASIC only), Risk component (CySEC only).</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30">
      <w:pPr>
        <w:widowControl w:val="0"/>
        <w:bidi w:val="1"/>
        <w:spacing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1"/>
        </w:rPr>
        <w:t xml:space="preserve">מגדילים</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את</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הבלוקד</w:t>
      </w:r>
    </w:p>
    <w:p w:rsidR="00000000" w:rsidDel="00000000" w:rsidP="00000000" w:rsidRDefault="00000000" w:rsidRPr="00000000" w14:paraId="00000131">
      <w:pPr>
        <w:widowControl w:val="0"/>
        <w:bidi w:val="1"/>
        <w:spacing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1"/>
        </w:rPr>
        <w:t xml:space="preserve">ריסק</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אפטייטד</w:t>
      </w:r>
      <w:r w:rsidDel="00000000" w:rsidR="00000000" w:rsidRPr="00000000">
        <w:rPr>
          <w:rFonts w:ascii="Calibri" w:cs="Calibri" w:eastAsia="Calibri" w:hAnsi="Calibri"/>
          <w:highlight w:val="white"/>
          <w:rtl w:val="1"/>
        </w:rPr>
        <w:t xml:space="preserve"> - </w:t>
      </w:r>
      <w:r w:rsidDel="00000000" w:rsidR="00000000" w:rsidRPr="00000000">
        <w:rPr>
          <w:rFonts w:ascii="Calibri" w:cs="Calibri" w:eastAsia="Calibri" w:hAnsi="Calibri"/>
          <w:highlight w:val="white"/>
          <w:rtl w:val="1"/>
        </w:rPr>
        <w:t xml:space="preserve">נוק</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אווט</w:t>
      </w:r>
    </w:p>
    <w:p w:rsidR="00000000" w:rsidDel="00000000" w:rsidP="00000000" w:rsidRDefault="00000000" w:rsidRPr="00000000" w14:paraId="00000132">
      <w:pPr>
        <w:widowControl w:val="0"/>
        <w:bidi w:val="1"/>
        <w:spacing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1"/>
        </w:rPr>
        <w:t xml:space="preserve">אנואל</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אינקום</w:t>
      </w:r>
      <w:r w:rsidDel="00000000" w:rsidR="00000000" w:rsidRPr="00000000">
        <w:rPr>
          <w:rFonts w:ascii="Calibri" w:cs="Calibri" w:eastAsia="Calibri" w:hAnsi="Calibri"/>
          <w:highlight w:val="white"/>
          <w:rtl w:val="1"/>
        </w:rPr>
        <w:t xml:space="preserve"> - </w:t>
      </w:r>
      <w:r w:rsidDel="00000000" w:rsidR="00000000" w:rsidRPr="00000000">
        <w:rPr>
          <w:rFonts w:ascii="Calibri" w:cs="Calibri" w:eastAsia="Calibri" w:hAnsi="Calibri"/>
          <w:highlight w:val="white"/>
          <w:rtl w:val="1"/>
        </w:rPr>
        <w:t xml:space="preserve">נוקאווט</w:t>
      </w:r>
    </w:p>
    <w:p w:rsidR="00000000" w:rsidDel="00000000" w:rsidP="00000000" w:rsidRDefault="00000000" w:rsidRPr="00000000" w14:paraId="00000133">
      <w:pPr>
        <w:widowControl w:val="0"/>
        <w:bidi w:val="1"/>
        <w:spacing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1"/>
        </w:rPr>
        <w:t xml:space="preserve">החלק</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עם</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שאלת</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הידע</w:t>
      </w:r>
      <w:r w:rsidDel="00000000" w:rsidR="00000000" w:rsidRPr="00000000">
        <w:rPr>
          <w:rFonts w:ascii="Calibri" w:cs="Calibri" w:eastAsia="Calibri" w:hAnsi="Calibri"/>
          <w:highlight w:val="white"/>
          <w:rtl w:val="1"/>
        </w:rPr>
        <w:t xml:space="preserve"> - </w:t>
      </w:r>
      <w:r w:rsidDel="00000000" w:rsidR="00000000" w:rsidRPr="00000000">
        <w:rPr>
          <w:rFonts w:ascii="Calibri" w:cs="Calibri" w:eastAsia="Calibri" w:hAnsi="Calibri"/>
          <w:highlight w:val="white"/>
          <w:rtl w:val="1"/>
        </w:rPr>
        <w:t xml:space="preserve">צריך</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לכלול</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גם</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וגם</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וגם</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0"/>
        </w:rPr>
        <w:t xml:space="preserve">AND</w:t>
      </w:r>
      <w:r w:rsidDel="00000000" w:rsidR="00000000" w:rsidRPr="00000000">
        <w:rPr>
          <w:rFonts w:ascii="Calibri" w:cs="Calibri" w:eastAsia="Calibri" w:hAnsi="Calibri"/>
          <w:highlight w:val="white"/>
          <w:rtl w:val="1"/>
        </w:rPr>
        <w:t xml:space="preserve">)</w:t>
      </w:r>
    </w:p>
    <w:p w:rsidR="00000000" w:rsidDel="00000000" w:rsidP="00000000" w:rsidRDefault="00000000" w:rsidRPr="00000000" w14:paraId="00000134">
      <w:pPr>
        <w:widowControl w:val="0"/>
        <w:bidi w:val="1"/>
        <w:spacing w:line="360" w:lineRule="auto"/>
        <w:ind w:left="72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35">
      <w:pPr>
        <w:widowControl w:val="0"/>
        <w:bidi w:val="1"/>
        <w:spacing w:line="360" w:lineRule="auto"/>
        <w:ind w:left="720" w:firstLine="0"/>
        <w:rPr>
          <w:rFonts w:ascii="Calibri" w:cs="Calibri" w:eastAsia="Calibri" w:hAnsi="Calibri"/>
          <w:highlight w:val="white"/>
        </w:rPr>
      </w:pPr>
      <w:r w:rsidDel="00000000" w:rsidR="00000000" w:rsidRPr="00000000">
        <w:rPr>
          <w:rtl w:val="0"/>
        </w:rPr>
      </w:r>
      <w:r w:rsidDel="00000000" w:rsidR="00000000" w:rsidRPr="00000000">
        <w:rPr>
          <w:rFonts w:ascii="Calibri" w:cs="Calibri" w:eastAsia="Calibri" w:hAnsi="Calibri"/>
          <w:highlight w:val="white"/>
          <w:rtl w:val="1"/>
        </w:rPr>
        <w:t xml:space="preserve">*</w:t>
      </w:r>
      <w:r w:rsidDel="00000000" w:rsidR="00000000" w:rsidRPr="00000000">
        <w:rPr>
          <w:rFonts w:ascii="Calibri" w:cs="Calibri" w:eastAsia="Calibri" w:hAnsi="Calibri"/>
          <w:highlight w:val="white"/>
          <w:rtl w:val="1"/>
        </w:rPr>
        <w:t xml:space="preserve">ניתוח</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למה</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הלקוחות</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חסומים</w:t>
      </w:r>
      <w:r w:rsidDel="00000000" w:rsidR="00000000" w:rsidRPr="00000000">
        <w:rPr>
          <w:rFonts w:ascii="Calibri" w:cs="Calibri" w:eastAsia="Calibri" w:hAnsi="Calibri"/>
          <w:highlight w:val="white"/>
          <w:rtl w:val="1"/>
        </w:rPr>
        <w:t xml:space="preserve"> </w:t>
      </w:r>
      <w:r w:rsidDel="00000000" w:rsidR="00000000" w:rsidRPr="00000000">
        <w:rPr>
          <w:rFonts w:ascii="Calibri" w:cs="Calibri" w:eastAsia="Calibri" w:hAnsi="Calibri"/>
          <w:highlight w:val="white"/>
          <w:rtl w:val="1"/>
        </w:rPr>
        <w:t xml:space="preserve">ממסחר</w:t>
      </w:r>
    </w:p>
    <w:p w:rsidR="00000000" w:rsidDel="00000000" w:rsidP="00000000" w:rsidRDefault="00000000" w:rsidRPr="00000000" w14:paraId="00000136">
      <w:pPr>
        <w:widowControl w:val="0"/>
        <w:bidi w:val="1"/>
        <w:spacing w:line="360" w:lineRule="auto"/>
        <w:ind w:left="720" w:firstLine="0"/>
        <w:rPr>
          <w:rFonts w:ascii="Calibri" w:cs="Calibri" w:eastAsia="Calibri" w:hAnsi="Calibri"/>
          <w:b w:val="1"/>
          <w:bCs w:val="1"/>
          <w:highlight w:val="white"/>
        </w:rPr>
      </w:pPr>
      <w:r w:rsidDel="00000000" w:rsidR="00000000" w:rsidRPr="00000000">
        <w:rPr>
          <w:rtl w:val="0"/>
        </w:rPr>
      </w:r>
      <w:r w:rsidDel="00000000" w:rsidR="00000000" w:rsidRPr="00000000">
        <w:rPr>
          <w:rFonts w:ascii="Calibri" w:cs="Calibri" w:eastAsia="Calibri" w:hAnsi="Calibri"/>
          <w:b w:val="1"/>
          <w:bCs w:val="1"/>
          <w:highlight w:val="white"/>
          <w:rtl w:val="1"/>
        </w:rPr>
        <w:t xml:space="preserve">*</w:t>
      </w:r>
      <w:r w:rsidDel="00000000" w:rsidR="00000000" w:rsidRPr="00000000">
        <w:rPr>
          <w:rFonts w:ascii="Calibri" w:cs="Calibri" w:eastAsia="Calibri" w:hAnsi="Calibri"/>
          <w:b w:val="1"/>
          <w:bCs w:val="1"/>
          <w:highlight w:val="white"/>
          <w:rtl w:val="1"/>
        </w:rPr>
        <w:t xml:space="preserve">השפעה</w:t>
      </w:r>
      <w:r w:rsidDel="00000000" w:rsidR="00000000" w:rsidRPr="00000000">
        <w:rPr>
          <w:rFonts w:ascii="Calibri" w:cs="Calibri" w:eastAsia="Calibri" w:hAnsi="Calibri"/>
          <w:b w:val="1"/>
          <w:bCs w:val="1"/>
          <w:highlight w:val="white"/>
          <w:rtl w:val="1"/>
        </w:rPr>
        <w:t xml:space="preserve"> </w:t>
      </w:r>
      <w:r w:rsidDel="00000000" w:rsidR="00000000" w:rsidRPr="00000000">
        <w:rPr>
          <w:rFonts w:ascii="Calibri" w:cs="Calibri" w:eastAsia="Calibri" w:hAnsi="Calibri"/>
          <w:b w:val="1"/>
          <w:bCs w:val="1"/>
          <w:highlight w:val="white"/>
          <w:rtl w:val="1"/>
        </w:rPr>
        <w:t xml:space="preserve">של</w:t>
      </w:r>
      <w:r w:rsidDel="00000000" w:rsidR="00000000" w:rsidRPr="00000000">
        <w:rPr>
          <w:rFonts w:ascii="Calibri" w:cs="Calibri" w:eastAsia="Calibri" w:hAnsi="Calibri"/>
          <w:b w:val="1"/>
          <w:bCs w:val="1"/>
          <w:highlight w:val="white"/>
          <w:rtl w:val="1"/>
        </w:rPr>
        <w:t xml:space="preserve"> </w:t>
      </w:r>
      <w:r w:rsidDel="00000000" w:rsidR="00000000" w:rsidRPr="00000000">
        <w:rPr>
          <w:rFonts w:ascii="Calibri" w:cs="Calibri" w:eastAsia="Calibri" w:hAnsi="Calibri"/>
          <w:b w:val="1"/>
          <w:bCs w:val="1"/>
          <w:highlight w:val="white"/>
          <w:rtl w:val="1"/>
        </w:rPr>
        <w:t xml:space="preserve">השינוי</w:t>
      </w:r>
      <w:r w:rsidDel="00000000" w:rsidR="00000000" w:rsidRPr="00000000">
        <w:rPr>
          <w:rFonts w:ascii="Calibri" w:cs="Calibri" w:eastAsia="Calibri" w:hAnsi="Calibri"/>
          <w:b w:val="1"/>
          <w:bCs w:val="1"/>
          <w:highlight w:val="white"/>
          <w:rtl w:val="1"/>
        </w:rPr>
        <w:t xml:space="preserve"> </w:t>
      </w:r>
      <w:r w:rsidDel="00000000" w:rsidR="00000000" w:rsidRPr="00000000">
        <w:rPr>
          <w:rFonts w:ascii="Calibri" w:cs="Calibri" w:eastAsia="Calibri" w:hAnsi="Calibri"/>
          <w:b w:val="1"/>
          <w:bCs w:val="1"/>
          <w:highlight w:val="white"/>
          <w:rtl w:val="1"/>
        </w:rPr>
        <w:t xml:space="preserve">באחוז</w:t>
      </w:r>
      <w:r w:rsidDel="00000000" w:rsidR="00000000" w:rsidRPr="00000000">
        <w:rPr>
          <w:rFonts w:ascii="Calibri" w:cs="Calibri" w:eastAsia="Calibri" w:hAnsi="Calibri"/>
          <w:b w:val="1"/>
          <w:bCs w:val="1"/>
          <w:highlight w:val="white"/>
          <w:rtl w:val="1"/>
        </w:rPr>
        <w:t xml:space="preserve"> </w:t>
      </w:r>
      <w:r w:rsidDel="00000000" w:rsidR="00000000" w:rsidRPr="00000000">
        <w:rPr>
          <w:rFonts w:ascii="Calibri" w:cs="Calibri" w:eastAsia="Calibri" w:hAnsi="Calibri"/>
          <w:b w:val="1"/>
          <w:bCs w:val="1"/>
          <w:highlight w:val="white"/>
          <w:rtl w:val="1"/>
        </w:rPr>
        <w:t xml:space="preserve">החסומים</w:t>
      </w:r>
      <w:r w:rsidDel="00000000" w:rsidR="00000000" w:rsidRPr="00000000">
        <w:rPr>
          <w:rFonts w:ascii="Calibri" w:cs="Calibri" w:eastAsia="Calibri" w:hAnsi="Calibri"/>
          <w:b w:val="1"/>
          <w:bCs w:val="1"/>
          <w:highlight w:val="white"/>
          <w:rtl w:val="1"/>
        </w:rPr>
        <w:t xml:space="preserve"> </w:t>
      </w:r>
      <w:r w:rsidDel="00000000" w:rsidR="00000000" w:rsidRPr="00000000">
        <w:rPr>
          <w:rFonts w:ascii="Calibri" w:cs="Calibri" w:eastAsia="Calibri" w:hAnsi="Calibri"/>
          <w:b w:val="1"/>
          <w:bCs w:val="1"/>
          <w:highlight w:val="white"/>
          <w:rtl w:val="1"/>
        </w:rPr>
        <w:t xml:space="preserve">כתוצאה</w:t>
      </w:r>
      <w:r w:rsidDel="00000000" w:rsidR="00000000" w:rsidRPr="00000000">
        <w:rPr>
          <w:rFonts w:ascii="Calibri" w:cs="Calibri" w:eastAsia="Calibri" w:hAnsi="Calibri"/>
          <w:b w:val="1"/>
          <w:bCs w:val="1"/>
          <w:highlight w:val="white"/>
          <w:rtl w:val="1"/>
        </w:rPr>
        <w:t xml:space="preserve"> </w:t>
      </w:r>
      <w:r w:rsidDel="00000000" w:rsidR="00000000" w:rsidRPr="00000000">
        <w:rPr>
          <w:rFonts w:ascii="Calibri" w:cs="Calibri" w:eastAsia="Calibri" w:hAnsi="Calibri"/>
          <w:b w:val="1"/>
          <w:bCs w:val="1"/>
          <w:highlight w:val="white"/>
          <w:rtl w:val="1"/>
        </w:rPr>
        <w:t xml:space="preserve">מהשינוי</w:t>
      </w:r>
    </w:p>
    <w:p w:rsidR="00000000" w:rsidDel="00000000" w:rsidP="00000000" w:rsidRDefault="00000000" w:rsidRPr="00000000" w14:paraId="00000137">
      <w:pPr>
        <w:widowControl w:val="0"/>
        <w:spacing w:line="360" w:lineRule="auto"/>
        <w:ind w:left="72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38">
      <w:pPr>
        <w:widowControl w:val="0"/>
        <w:spacing w:line="360" w:lineRule="auto"/>
        <w:ind w:left="72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39">
      <w:pPr>
        <w:widowControl w:val="0"/>
        <w:spacing w:line="360" w:lineRule="auto"/>
        <w:ind w:left="72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3A">
      <w:pPr>
        <w:widowControl w:val="0"/>
        <w:spacing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Pr>
        <w:drawing>
          <wp:inline distB="114300" distT="114300" distL="114300" distR="114300">
            <wp:extent cx="5943600" cy="3937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0"/>
        <w:spacing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Pr>
        <w:drawing>
          <wp:inline distB="114300" distT="114300" distL="114300" distR="114300">
            <wp:extent cx="4652963" cy="340769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52963" cy="340769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thoula Natsis" w:id="0" w:date="2026-03-26T09:55:54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before suggested changes to V1 in July 2025?</w:t>
      </w:r>
    </w:p>
  </w:comment>
  <w:comment w:author="Michal Efrat" w:id="3" w:date="2024-11-05T16:37:45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@zvikaso@etoro.com @talco@etoro.com</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zvikaso@etoro.com_</w:t>
      </w:r>
    </w:p>
  </w:comment>
  <w:comment w:author="Michal Efrat" w:id="4" w:date="2024-11-05T16:37:45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@zvikaso@etoro.com @talco@etoro.com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zvikaso@etoro.com_</w:t>
      </w:r>
    </w:p>
  </w:comment>
  <w:comment w:author="Michal Efrat" w:id="5" w:date="2024-11-05T16:37:45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@zvikaso@etoro.com @talco@etoro.com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zvikaso@etoro.com_</w:t>
      </w:r>
    </w:p>
  </w:comment>
  <w:comment w:author="Michal Efrat" w:id="6" w:date="2024-11-05T16:37:45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@zvikaso@etoro.com @talco@etoro.com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zvikaso@etoro.com_</w:t>
      </w:r>
    </w:p>
  </w:comment>
  <w:comment w:author="Michal Efrat" w:id="7" w:date="2024-11-05T16:37:45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@zvikaso@etoro.com @talco@etoro.com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zvikaso@etoro.com_</w:t>
      </w:r>
    </w:p>
  </w:comment>
  <w:comment w:author="Michal Efrat" w:id="8" w:date="2024-11-05T16:37:45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@zvikaso@etoro.com @talco@etoro.com</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zvikaso@etoro.com_</w:t>
      </w:r>
    </w:p>
  </w:comment>
  <w:comment w:author="Michal Efrat" w:id="9" w:date="2024-11-05T16:37:45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@zvikaso@etoro.com @talco@etoro.com</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zvikaso@etoro.com_</w:t>
      </w:r>
    </w:p>
  </w:comment>
  <w:comment w:author="Michal Efrat" w:id="10" w:date="2024-11-05T16:37:45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@zvikaso@etoro.com @talco@etoro.com</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zvikaso@etoro.com_</w:t>
      </w:r>
    </w:p>
  </w:comment>
  <w:comment w:author="Michal Efrat" w:id="11" w:date="2024-11-05T16:37:45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@zvikaso@etoro.com @talco@etoro.com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zvikaso@etoro.com_</w:t>
      </w:r>
    </w:p>
  </w:comment>
  <w:comment w:author="Michal Efrat" w:id="12" w:date="2024-11-05T16:37:45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@zvikaso@etoro.com @talco@etoro.com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zvikaso@etoro.com_</w:t>
      </w:r>
    </w:p>
  </w:comment>
  <w:comment w:author="Michal Efrat" w:id="13" w:date="2024-11-05T16:37:45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@zvikaso@etoro.com @talco@etoro.com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zvikaso@etoro.com_</w:t>
      </w:r>
    </w:p>
  </w:comment>
  <w:comment w:author="Michal Efrat" w:id="14" w:date="2024-11-05T16:37:45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@zvikaso@etoro.com @talco@etoro.com</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zvikaso@etoro.com_</w:t>
      </w:r>
    </w:p>
  </w:comment>
  <w:comment w:author="Michal Efrat" w:id="15" w:date="2024-11-05T16:37:59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@zvikaso@etoro.com @talco@etoro.com</w:t>
      </w:r>
    </w:p>
  </w:comment>
  <w:comment w:author="Michal Efrat" w:id="1" w:date="2024-11-05T16:35:01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@edwarddr@etoro.com please review Option II, as we are also changing the pass score relative to the maximum score. It seems that this change may not actually improve the situation as we initially thought—unless I’ve misunderstood something.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edwarddr@etoro.com_</w:t>
      </w:r>
    </w:p>
  </w:comment>
  <w:comment w:author="Michal Efrat" w:id="2" w:date="2024-11-05T16:35:01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@edwarddr@etoro.com please review Option II, as we are also changing the pass score relative to the maximum score. It seems that this change may not actually improve the situation as we initially thought—unless I’ve misunderstood something.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edwarddr@etoro.com_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